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620C" w14:textId="77777777" w:rsidR="0011065D" w:rsidRDefault="0011065D" w:rsidP="0011065D">
      <w:pPr>
        <w:pStyle w:val="Title"/>
        <w:pBdr>
          <w:bottom w:val="single" w:sz="4" w:space="1" w:color="auto"/>
        </w:pBdr>
        <w:spacing w:after="120"/>
        <w:ind w:left="389"/>
        <w:rPr>
          <w:rFonts w:ascii="Verdana" w:hAnsi="Verdana"/>
          <w:sz w:val="36"/>
        </w:rPr>
      </w:pPr>
    </w:p>
    <w:p w14:paraId="4AEE3542" w14:textId="77777777" w:rsidR="0011065D" w:rsidRDefault="0011065D" w:rsidP="0011065D">
      <w:pPr>
        <w:pStyle w:val="Title"/>
        <w:pBdr>
          <w:bottom w:val="single" w:sz="4" w:space="1" w:color="auto"/>
        </w:pBdr>
        <w:spacing w:after="120"/>
        <w:ind w:left="389"/>
        <w:rPr>
          <w:rFonts w:ascii="Verdana" w:hAnsi="Verdana"/>
          <w:szCs w:val="72"/>
        </w:rPr>
      </w:pPr>
      <w:ins w:id="0" w:author="Farrukh Saleem" w:date="2002-04-02T12:13:00Z">
        <w:r>
          <w:rPr>
            <w:rFonts w:ascii="Verdana" w:hAnsi="Verdana"/>
            <w:sz w:val="36"/>
          </w:rPr>
          <w:t>Software Requirement</w:t>
        </w:r>
      </w:ins>
      <w:r>
        <w:rPr>
          <w:rFonts w:ascii="Verdana" w:hAnsi="Verdana"/>
          <w:sz w:val="36"/>
        </w:rPr>
        <w:t>s</w:t>
      </w:r>
      <w:ins w:id="1" w:author="Farrukh Saleem" w:date="2002-04-02T12:13:00Z">
        <w:r>
          <w:rPr>
            <w:rFonts w:ascii="Verdana" w:hAnsi="Verdana"/>
            <w:sz w:val="36"/>
          </w:rPr>
          <w:t xml:space="preserve"> Specification</w:t>
        </w:r>
      </w:ins>
      <w:r>
        <w:rPr>
          <w:rFonts w:ascii="Verdana" w:hAnsi="Verdana"/>
          <w:sz w:val="36"/>
        </w:rPr>
        <w:t>s</w:t>
      </w:r>
    </w:p>
    <w:p w14:paraId="2F7E0915" w14:textId="77777777" w:rsidR="0011065D" w:rsidRDefault="0011065D" w:rsidP="0011065D">
      <w:pPr>
        <w:pStyle w:val="special"/>
      </w:pPr>
    </w:p>
    <w:p w14:paraId="112F37E2" w14:textId="77777777" w:rsidR="0011065D" w:rsidRDefault="0011065D" w:rsidP="0011065D">
      <w:pPr>
        <w:pStyle w:val="special"/>
      </w:pPr>
    </w:p>
    <w:p w14:paraId="5B7F96FE" w14:textId="77777777" w:rsidR="0011065D" w:rsidRDefault="0011065D" w:rsidP="0011065D">
      <w:pPr>
        <w:pStyle w:val="special"/>
      </w:pPr>
      <w:r>
        <w:t>Air Ticket Reservation System</w:t>
      </w:r>
    </w:p>
    <w:p w14:paraId="48D06976" w14:textId="77777777" w:rsidR="0011065D" w:rsidRDefault="0011065D" w:rsidP="0011065D">
      <w:pPr>
        <w:pStyle w:val="special"/>
      </w:pPr>
    </w:p>
    <w:p w14:paraId="7E6AAFE0" w14:textId="77777777" w:rsidR="0011065D" w:rsidRDefault="0011065D" w:rsidP="0011065D">
      <w:pPr>
        <w:pStyle w:val="special"/>
        <w:rPr>
          <w:sz w:val="24"/>
        </w:rPr>
      </w:pPr>
    </w:p>
    <w:p w14:paraId="5DEA26AC" w14:textId="77777777" w:rsidR="0011065D" w:rsidRDefault="0011065D" w:rsidP="0011065D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Team Leader:</w:t>
      </w:r>
    </w:p>
    <w:p w14:paraId="7ADA8FE3" w14:textId="77777777" w:rsidR="0011065D" w:rsidRDefault="0011065D" w:rsidP="0011065D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Muhammad Ehtisham (BS AI REG)</w:t>
      </w:r>
    </w:p>
    <w:p w14:paraId="2DCEFDE3" w14:textId="77777777" w:rsidR="0011065D" w:rsidRDefault="0011065D" w:rsidP="0011065D">
      <w:pPr>
        <w:rPr>
          <w:rFonts w:ascii="Arial Black" w:hAnsi="Arial Black" w:cs="Arial"/>
        </w:rPr>
      </w:pPr>
    </w:p>
    <w:p w14:paraId="78EEC235" w14:textId="77777777" w:rsidR="0011065D" w:rsidRDefault="0011065D" w:rsidP="0011065D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Project Team:</w:t>
      </w:r>
    </w:p>
    <w:p w14:paraId="7A9D55CC" w14:textId="77777777" w:rsidR="0011065D" w:rsidRDefault="0011065D" w:rsidP="0011065D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Muhammad Ehtisham (BSAI51S25R031)</w:t>
      </w:r>
    </w:p>
    <w:p w14:paraId="00F17EB4" w14:textId="77777777" w:rsidR="0011065D" w:rsidRDefault="0011065D" w:rsidP="0011065D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Malik Muhammad Umair (BSAI51S25R019)</w:t>
      </w:r>
    </w:p>
    <w:p w14:paraId="4B968227" w14:textId="77777777" w:rsidR="0011065D" w:rsidRDefault="0011065D" w:rsidP="0011065D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Ali Zain (BSAI51S25R006)</w:t>
      </w:r>
    </w:p>
    <w:p w14:paraId="680BE5F0" w14:textId="77777777" w:rsidR="0011065D" w:rsidRDefault="0011065D" w:rsidP="0011065D">
      <w:pPr>
        <w:rPr>
          <w:rFonts w:ascii="Arial Black" w:hAnsi="Arial Black" w:cs="Arial"/>
        </w:rPr>
      </w:pPr>
    </w:p>
    <w:p w14:paraId="2B811057" w14:textId="77777777" w:rsidR="0011065D" w:rsidRDefault="0011065D" w:rsidP="0011065D">
      <w:pPr>
        <w:rPr>
          <w:rFonts w:ascii="Arial Black" w:hAnsi="Arial Black" w:cs="Arial"/>
        </w:rPr>
      </w:pPr>
    </w:p>
    <w:p w14:paraId="115C9F84" w14:textId="77777777" w:rsidR="0011065D" w:rsidRDefault="0011065D" w:rsidP="0011065D">
      <w:pPr>
        <w:rPr>
          <w:rFonts w:ascii="Arial Black" w:hAnsi="Arial Black" w:cs="Arial"/>
        </w:rPr>
      </w:pPr>
    </w:p>
    <w:p w14:paraId="2960507D" w14:textId="77777777" w:rsidR="0011065D" w:rsidRDefault="0011065D" w:rsidP="0011065D">
      <w:pPr>
        <w:rPr>
          <w:rFonts w:ascii="Arial Black" w:hAnsi="Arial Black" w:cs="Arial"/>
        </w:rPr>
      </w:pPr>
    </w:p>
    <w:p w14:paraId="6EFC9476" w14:textId="77777777" w:rsidR="0011065D" w:rsidRDefault="0011065D" w:rsidP="0011065D">
      <w:r>
        <w:rPr>
          <w:rFonts w:ascii="Arial Black" w:hAnsi="Arial Black" w:cs="Arial"/>
        </w:rPr>
        <w:t>Submission Date:</w:t>
      </w:r>
    </w:p>
    <w:p w14:paraId="6AD876E3" w14:textId="77777777" w:rsidR="0011065D" w:rsidRDefault="0011065D" w:rsidP="0011065D">
      <w:pPr>
        <w:pStyle w:val="special"/>
      </w:pPr>
    </w:p>
    <w:p w14:paraId="0D55E4C5" w14:textId="77777777" w:rsidR="0011065D" w:rsidRDefault="0011065D" w:rsidP="0011065D">
      <w:pPr>
        <w:pStyle w:val="special"/>
      </w:pPr>
    </w:p>
    <w:p w14:paraId="3336083F" w14:textId="77777777" w:rsidR="0011065D" w:rsidRDefault="0011065D" w:rsidP="0011065D">
      <w:pPr>
        <w:pStyle w:val="special"/>
      </w:pPr>
    </w:p>
    <w:p w14:paraId="3AE738F2" w14:textId="77777777" w:rsidR="0011065D" w:rsidRDefault="0011065D" w:rsidP="0011065D">
      <w:pPr>
        <w:pStyle w:val="special"/>
      </w:pPr>
    </w:p>
    <w:p w14:paraId="53807082" w14:textId="77777777" w:rsidR="0011065D" w:rsidRDefault="0011065D" w:rsidP="0011065D">
      <w:pPr>
        <w:pStyle w:val="special"/>
      </w:pPr>
    </w:p>
    <w:p w14:paraId="016907D8" w14:textId="77777777" w:rsidR="0011065D" w:rsidRDefault="0011065D" w:rsidP="0011065D">
      <w:pPr>
        <w:pStyle w:val="special"/>
      </w:pPr>
    </w:p>
    <w:p w14:paraId="355E8A10" w14:textId="77777777" w:rsidR="0011065D" w:rsidRDefault="0011065D" w:rsidP="0011065D">
      <w:pPr>
        <w:pStyle w:val="special"/>
      </w:pPr>
    </w:p>
    <w:p w14:paraId="06E3622E" w14:textId="77777777" w:rsidR="0011065D" w:rsidRDefault="0011065D" w:rsidP="0011065D">
      <w:pPr>
        <w:pStyle w:val="special"/>
      </w:pPr>
    </w:p>
    <w:p w14:paraId="5C3A3FEF" w14:textId="77777777" w:rsidR="0011065D" w:rsidRDefault="0011065D" w:rsidP="0011065D">
      <w:pPr>
        <w:pStyle w:val="special"/>
      </w:pPr>
    </w:p>
    <w:p w14:paraId="41B3A561" w14:textId="77777777" w:rsidR="0011065D" w:rsidRDefault="0011065D" w:rsidP="0011065D">
      <w:pPr>
        <w:pStyle w:val="Heading3"/>
        <w:ind w:left="475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_____________________</w:t>
      </w:r>
    </w:p>
    <w:p w14:paraId="55C4BF8F" w14:textId="77777777" w:rsidR="0011065D" w:rsidRDefault="0011065D" w:rsidP="0011065D">
      <w:pPr>
        <w:rPr>
          <w:rFonts w:cs="Arial"/>
          <w:sz w:val="20"/>
        </w:rPr>
      </w:pPr>
      <w:r>
        <w:rPr>
          <w:rFonts w:cs="Arial"/>
          <w:sz w:val="20"/>
        </w:rPr>
        <w:t xml:space="preserve">                                                                                                        Project Manager’s Signature</w:t>
      </w:r>
    </w:p>
    <w:p w14:paraId="26891A5A" w14:textId="77777777" w:rsidR="0011065D" w:rsidRDefault="0011065D">
      <w:pPr>
        <w:spacing w:after="160" w:line="278" w:lineRule="auto"/>
        <w:rPr>
          <w:rFonts w:cs="Arial"/>
          <w:sz w:val="20"/>
        </w:rPr>
      </w:pPr>
      <w:r>
        <w:rPr>
          <w:rFonts w:cs="Arial"/>
          <w:sz w:val="20"/>
        </w:rPr>
        <w:br w:type="page"/>
      </w:r>
    </w:p>
    <w:p w14:paraId="0A12BD2D" w14:textId="0B3AEB74" w:rsidR="0011065D" w:rsidRPr="0011065D" w:rsidRDefault="0011065D" w:rsidP="0011065D">
      <w:pPr>
        <w:pStyle w:val="h1"/>
        <w:numPr>
          <w:ilvl w:val="0"/>
          <w:numId w:val="1"/>
        </w:numPr>
        <w:spacing w:after="120"/>
        <w:jc w:val="both"/>
        <w:rPr>
          <w:sz w:val="32"/>
        </w:rPr>
      </w:pPr>
      <w:bookmarkStart w:id="2" w:name="_Toc51490210"/>
      <w:r>
        <w:rPr>
          <w:sz w:val="32"/>
        </w:rPr>
        <w:lastRenderedPageBreak/>
        <w:t>Functional Requirements</w:t>
      </w:r>
      <w:bookmarkEnd w:id="2"/>
      <w:r w:rsidRPr="0011065D">
        <w:rPr>
          <w:bCs/>
        </w:rPr>
        <w:tab/>
      </w:r>
    </w:p>
    <w:p w14:paraId="1F57F896" w14:textId="1637E6E0" w:rsidR="0011065D" w:rsidRPr="0011065D" w:rsidRDefault="0011065D" w:rsidP="0011065D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1.1 </w:t>
      </w:r>
      <w:r w:rsidRPr="0011065D">
        <w:rPr>
          <w:b/>
          <w:bCs/>
        </w:rPr>
        <w:t>User Authentication</w:t>
      </w:r>
    </w:p>
    <w:p w14:paraId="0CE8607F" w14:textId="77777777" w:rsidR="0011065D" w:rsidRDefault="0011065D" w:rsidP="0011065D">
      <w:pPr>
        <w:pStyle w:val="ListParagraph"/>
        <w:numPr>
          <w:ilvl w:val="1"/>
          <w:numId w:val="6"/>
        </w:numPr>
      </w:pPr>
      <w:r w:rsidRPr="0011065D">
        <w:t>The system shall allow users to create an account (sign up) or log in using valid credentials (email/username and password).</w:t>
      </w:r>
      <w:r w:rsidRPr="0011065D">
        <w:br/>
        <w:t>Passwords shall be securely stored.</w:t>
      </w:r>
    </w:p>
    <w:p w14:paraId="44FB2F49" w14:textId="77777777" w:rsidR="0011065D" w:rsidRDefault="0011065D" w:rsidP="0011065D">
      <w:pPr>
        <w:ind w:left="720"/>
      </w:pPr>
    </w:p>
    <w:p w14:paraId="28CDCB44" w14:textId="50FDAD9B" w:rsidR="0011065D" w:rsidRDefault="0011065D" w:rsidP="0011065D">
      <w:pPr>
        <w:pStyle w:val="ListParagraph"/>
        <w:numPr>
          <w:ilvl w:val="1"/>
          <w:numId w:val="6"/>
        </w:numPr>
      </w:pPr>
      <w:r w:rsidRPr="0011065D">
        <w:t>The system shall allow users to view and update their personal details.</w:t>
      </w:r>
    </w:p>
    <w:p w14:paraId="3F76370E" w14:textId="77777777" w:rsidR="00D4393E" w:rsidRDefault="00D4393E" w:rsidP="00D4393E">
      <w:pPr>
        <w:pStyle w:val="ListParagraph"/>
      </w:pPr>
    </w:p>
    <w:p w14:paraId="4CD917E3" w14:textId="286C43AD" w:rsidR="00D4393E" w:rsidRDefault="00D4393E" w:rsidP="0011065D">
      <w:pPr>
        <w:pStyle w:val="ListParagraph"/>
        <w:numPr>
          <w:ilvl w:val="1"/>
          <w:numId w:val="6"/>
        </w:numPr>
      </w:pPr>
      <w:r w:rsidRPr="0011065D">
        <w:t>The system shall allow users to</w:t>
      </w:r>
      <w:r>
        <w:t xml:space="preserve"> update password in case of forgot</w:t>
      </w:r>
      <w:r w:rsidRPr="0011065D">
        <w:t>.</w:t>
      </w:r>
    </w:p>
    <w:p w14:paraId="218FF4D6" w14:textId="77777777" w:rsidR="0011065D" w:rsidRDefault="0011065D" w:rsidP="0011065D">
      <w:pPr>
        <w:ind w:left="720"/>
      </w:pPr>
    </w:p>
    <w:p w14:paraId="4DEF2D70" w14:textId="1BE32764" w:rsidR="0011065D" w:rsidRPr="0011065D" w:rsidRDefault="0011065D" w:rsidP="0011065D">
      <w:pPr>
        <w:rPr>
          <w:rFonts w:ascii="Arial" w:hAnsi="Arial" w:cs="Arial"/>
          <w:sz w:val="32"/>
          <w:szCs w:val="32"/>
        </w:rPr>
      </w:pPr>
      <w:r w:rsidRPr="0011065D">
        <w:rPr>
          <w:rFonts w:ascii="Arial" w:hAnsi="Arial" w:cs="Arial"/>
          <w:sz w:val="32"/>
          <w:szCs w:val="32"/>
        </w:rPr>
        <w:t>2. Flight Searching</w:t>
      </w:r>
    </w:p>
    <w:p w14:paraId="3147EEFC" w14:textId="77777777" w:rsidR="0011065D" w:rsidRDefault="0011065D" w:rsidP="0011065D">
      <w:pPr>
        <w:ind w:left="720"/>
      </w:pPr>
    </w:p>
    <w:p w14:paraId="20F2F999" w14:textId="71F39570" w:rsidR="0011065D" w:rsidRPr="0011065D" w:rsidRDefault="0011065D" w:rsidP="0011065D">
      <w:pPr>
        <w:ind w:left="720"/>
        <w:rPr>
          <w:b/>
          <w:bCs/>
        </w:rPr>
      </w:pPr>
      <w:r>
        <w:rPr>
          <w:b/>
          <w:bCs/>
        </w:rPr>
        <w:t>1</w:t>
      </w:r>
      <w:r w:rsidRPr="0011065D">
        <w:rPr>
          <w:b/>
          <w:bCs/>
        </w:rPr>
        <w:t>. Flight Searching</w:t>
      </w:r>
    </w:p>
    <w:p w14:paraId="245E27BE" w14:textId="77777777" w:rsidR="0011065D" w:rsidRDefault="0011065D" w:rsidP="0011065D">
      <w:pPr>
        <w:ind w:left="720" w:firstLine="720"/>
      </w:pPr>
      <w:r w:rsidRPr="0011065D">
        <w:t>The system shall allow users to search for available flights by entering:</w:t>
      </w:r>
    </w:p>
    <w:p w14:paraId="72DC8B44" w14:textId="77777777" w:rsidR="0011065D" w:rsidRPr="0011065D" w:rsidRDefault="0011065D" w:rsidP="0011065D">
      <w:pPr>
        <w:ind w:left="720"/>
      </w:pPr>
    </w:p>
    <w:p w14:paraId="4B27709A" w14:textId="77777777" w:rsidR="0011065D" w:rsidRDefault="0011065D" w:rsidP="0011065D">
      <w:pPr>
        <w:numPr>
          <w:ilvl w:val="0"/>
          <w:numId w:val="7"/>
        </w:numPr>
      </w:pPr>
      <w:r w:rsidRPr="0011065D">
        <w:t>Departure airport</w:t>
      </w:r>
    </w:p>
    <w:p w14:paraId="72EB1CD6" w14:textId="48F6321B" w:rsidR="00FC4D69" w:rsidRPr="0011065D" w:rsidRDefault="00FC4D69" w:rsidP="0011065D">
      <w:pPr>
        <w:numPr>
          <w:ilvl w:val="0"/>
          <w:numId w:val="7"/>
        </w:numPr>
      </w:pPr>
      <w:r>
        <w:t>Arrival Country</w:t>
      </w:r>
    </w:p>
    <w:p w14:paraId="43178FD9" w14:textId="77777777" w:rsidR="0011065D" w:rsidRPr="0011065D" w:rsidRDefault="0011065D" w:rsidP="0011065D">
      <w:pPr>
        <w:numPr>
          <w:ilvl w:val="0"/>
          <w:numId w:val="7"/>
        </w:numPr>
      </w:pPr>
      <w:r w:rsidRPr="0011065D">
        <w:t>Arrival airport</w:t>
      </w:r>
    </w:p>
    <w:p w14:paraId="79F651BE" w14:textId="77777777" w:rsidR="0011065D" w:rsidRPr="0011065D" w:rsidRDefault="0011065D" w:rsidP="0011065D">
      <w:pPr>
        <w:numPr>
          <w:ilvl w:val="0"/>
          <w:numId w:val="7"/>
        </w:numPr>
      </w:pPr>
      <w:r w:rsidRPr="0011065D">
        <w:t>Departure date</w:t>
      </w:r>
    </w:p>
    <w:p w14:paraId="79AAE506" w14:textId="42DF529A" w:rsidR="0011065D" w:rsidRPr="0011065D" w:rsidRDefault="0011065D" w:rsidP="0011065D">
      <w:pPr>
        <w:numPr>
          <w:ilvl w:val="0"/>
          <w:numId w:val="7"/>
        </w:numPr>
      </w:pPr>
      <w:r w:rsidRPr="0011065D">
        <w:t>Flight type (One-way, Return)</w:t>
      </w:r>
    </w:p>
    <w:p w14:paraId="55647B35" w14:textId="216A6CAE" w:rsidR="00781962" w:rsidRPr="00781962" w:rsidRDefault="00C46F1B" w:rsidP="00781962">
      <w:pPr>
        <w:pStyle w:val="NormalWeb"/>
        <w:ind w:left="720"/>
        <w:rPr>
          <w:b/>
          <w:bCs/>
        </w:rPr>
      </w:pPr>
      <w:r>
        <w:rPr>
          <w:b/>
          <w:bCs/>
        </w:rPr>
        <w:t>5</w:t>
      </w:r>
      <w:r w:rsidR="00781962">
        <w:rPr>
          <w:b/>
          <w:bCs/>
        </w:rPr>
        <w:t>.</w:t>
      </w:r>
      <w:r w:rsidR="00781962" w:rsidRPr="00781962">
        <w:rPr>
          <w:b/>
          <w:bCs/>
        </w:rPr>
        <w:t>Flight Information Display</w:t>
      </w:r>
    </w:p>
    <w:p w14:paraId="0AD784F6" w14:textId="77777777" w:rsidR="00781962" w:rsidRPr="00781962" w:rsidRDefault="00781962" w:rsidP="00781962">
      <w:pPr>
        <w:pStyle w:val="NormalWeb"/>
        <w:numPr>
          <w:ilvl w:val="1"/>
          <w:numId w:val="10"/>
        </w:numPr>
      </w:pPr>
      <w:r w:rsidRPr="00781962">
        <w:t>The system shall display flight information including:</w:t>
      </w:r>
    </w:p>
    <w:p w14:paraId="091489A4" w14:textId="77777777" w:rsidR="00781962" w:rsidRPr="00781962" w:rsidRDefault="00781962" w:rsidP="00781962">
      <w:pPr>
        <w:pStyle w:val="NormalWeb"/>
        <w:numPr>
          <w:ilvl w:val="2"/>
          <w:numId w:val="10"/>
        </w:numPr>
      </w:pPr>
      <w:r w:rsidRPr="00781962">
        <w:t>Flight number</w:t>
      </w:r>
    </w:p>
    <w:p w14:paraId="73F11BDC" w14:textId="77777777" w:rsidR="00781962" w:rsidRPr="00781962" w:rsidRDefault="00781962" w:rsidP="00781962">
      <w:pPr>
        <w:pStyle w:val="NormalWeb"/>
        <w:numPr>
          <w:ilvl w:val="2"/>
          <w:numId w:val="10"/>
        </w:numPr>
      </w:pPr>
      <w:r w:rsidRPr="00781962">
        <w:t>Departure and arrival times</w:t>
      </w:r>
    </w:p>
    <w:p w14:paraId="03C6CB79" w14:textId="77777777" w:rsidR="00781962" w:rsidRPr="00781962" w:rsidRDefault="00781962" w:rsidP="00781962">
      <w:pPr>
        <w:pStyle w:val="NormalWeb"/>
        <w:numPr>
          <w:ilvl w:val="2"/>
          <w:numId w:val="10"/>
        </w:numPr>
      </w:pPr>
      <w:r w:rsidRPr="00781962">
        <w:t>Total travel duration</w:t>
      </w:r>
    </w:p>
    <w:p w14:paraId="7C78A0DE" w14:textId="77777777" w:rsidR="00781962" w:rsidRPr="00781962" w:rsidRDefault="00781962" w:rsidP="00781962">
      <w:pPr>
        <w:pStyle w:val="NormalWeb"/>
        <w:numPr>
          <w:ilvl w:val="2"/>
          <w:numId w:val="10"/>
        </w:numPr>
      </w:pPr>
      <w:r w:rsidRPr="00781962">
        <w:t>Baggage allowance</w:t>
      </w:r>
    </w:p>
    <w:p w14:paraId="3AC06287" w14:textId="77777777" w:rsidR="00781962" w:rsidRDefault="00781962" w:rsidP="00781962">
      <w:pPr>
        <w:pStyle w:val="NormalWeb"/>
        <w:numPr>
          <w:ilvl w:val="2"/>
          <w:numId w:val="10"/>
        </w:numPr>
      </w:pPr>
      <w:r w:rsidRPr="00781962">
        <w:t>Refund policy and upgrade options</w:t>
      </w:r>
    </w:p>
    <w:p w14:paraId="51738465" w14:textId="470B4340" w:rsidR="003E34C7" w:rsidRDefault="003E34C7" w:rsidP="003E34C7">
      <w:pPr>
        <w:pStyle w:val="NormalWeb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3.Booking Process</w:t>
      </w:r>
    </w:p>
    <w:p w14:paraId="19D577BA" w14:textId="7E2D6022" w:rsidR="006B105F" w:rsidRDefault="006B105F" w:rsidP="006B105F">
      <w:pPr>
        <w:pStyle w:val="Heading4"/>
        <w:ind w:left="720"/>
      </w:pPr>
      <w:r>
        <w:t xml:space="preserve">1. </w:t>
      </w:r>
      <w:r>
        <w:rPr>
          <w:rStyle w:val="Strong"/>
          <w:b w:val="0"/>
          <w:bCs w:val="0"/>
        </w:rPr>
        <w:t>Passenger Details</w:t>
      </w:r>
    </w:p>
    <w:p w14:paraId="2D5EE127" w14:textId="77777777" w:rsidR="006B105F" w:rsidRDefault="006B105F" w:rsidP="006B105F">
      <w:pPr>
        <w:pStyle w:val="NormalWeb"/>
        <w:numPr>
          <w:ilvl w:val="0"/>
          <w:numId w:val="8"/>
        </w:numPr>
      </w:pPr>
      <w:r>
        <w:t>The system shall allow users to specify the number and type of passengers (Adult, Child, Infant).</w:t>
      </w:r>
    </w:p>
    <w:p w14:paraId="2BF0730E" w14:textId="3650782E" w:rsidR="006B105F" w:rsidRDefault="006B105F" w:rsidP="006B105F">
      <w:pPr>
        <w:pStyle w:val="Heading4"/>
        <w:ind w:firstLine="720"/>
      </w:pPr>
      <w:r>
        <w:t xml:space="preserve">2.. </w:t>
      </w:r>
      <w:r>
        <w:rPr>
          <w:rStyle w:val="Strong"/>
          <w:b w:val="0"/>
          <w:bCs w:val="0"/>
        </w:rPr>
        <w:t>Flight Class</w:t>
      </w:r>
    </w:p>
    <w:p w14:paraId="427AAA6A" w14:textId="77777777" w:rsidR="006B105F" w:rsidRDefault="006B105F" w:rsidP="006B105F">
      <w:pPr>
        <w:pStyle w:val="NormalWeb"/>
        <w:numPr>
          <w:ilvl w:val="0"/>
          <w:numId w:val="8"/>
        </w:numPr>
      </w:pPr>
      <w:r>
        <w:t>The system shall allow users to select a flight class (Economy, Business, or First Class).</w:t>
      </w:r>
    </w:p>
    <w:p w14:paraId="76E88589" w14:textId="725712C6" w:rsidR="006B105F" w:rsidRDefault="006B105F" w:rsidP="006B105F">
      <w:pPr>
        <w:pStyle w:val="Heading4"/>
        <w:ind w:firstLine="720"/>
      </w:pPr>
      <w:r>
        <w:rPr>
          <w:rStyle w:val="Strong"/>
          <w:b w:val="0"/>
          <w:bCs w:val="0"/>
        </w:rPr>
        <w:lastRenderedPageBreak/>
        <w:t xml:space="preserve">3.Seat Selection </w:t>
      </w:r>
    </w:p>
    <w:p w14:paraId="576C0E8B" w14:textId="7002A1EC" w:rsidR="006B105F" w:rsidRDefault="006B105F" w:rsidP="00D4393E">
      <w:pPr>
        <w:pStyle w:val="NormalWeb"/>
        <w:numPr>
          <w:ilvl w:val="0"/>
          <w:numId w:val="8"/>
        </w:numPr>
      </w:pPr>
      <w:r>
        <w:t>After selecting a flight, the system shall allow users to choose available seats based on their class of service.</w:t>
      </w:r>
      <w:r>
        <w:br/>
        <w:t>The system shall update seat availability in real time to prevent double booking.</w:t>
      </w:r>
    </w:p>
    <w:p w14:paraId="723FAAFE" w14:textId="6776DB90" w:rsidR="006B105F" w:rsidRPr="003E34C7" w:rsidRDefault="006B105F" w:rsidP="003E34C7">
      <w:pPr>
        <w:pStyle w:val="NormalWeb"/>
        <w:rPr>
          <w:rFonts w:ascii="Arial" w:hAnsi="Arial" w:cs="Arial"/>
          <w:sz w:val="32"/>
          <w:szCs w:val="32"/>
        </w:rPr>
      </w:pPr>
    </w:p>
    <w:p w14:paraId="3A254C98" w14:textId="4C84FF4E" w:rsidR="00781962" w:rsidRDefault="006B105F" w:rsidP="00781962">
      <w:pPr>
        <w:pStyle w:val="Heading4"/>
        <w:ind w:firstLine="720"/>
      </w:pPr>
      <w:r>
        <w:t>4</w:t>
      </w:r>
      <w:r w:rsidR="00781962">
        <w:t xml:space="preserve">. </w:t>
      </w:r>
      <w:r w:rsidR="00781962">
        <w:rPr>
          <w:rStyle w:val="Strong"/>
          <w:b w:val="0"/>
          <w:bCs w:val="0"/>
        </w:rPr>
        <w:t>Booking Confirmation</w:t>
      </w:r>
    </w:p>
    <w:p w14:paraId="43F8315E" w14:textId="77777777" w:rsidR="00781962" w:rsidRDefault="00781962" w:rsidP="00781962">
      <w:pPr>
        <w:pStyle w:val="NormalWeb"/>
        <w:numPr>
          <w:ilvl w:val="0"/>
          <w:numId w:val="8"/>
        </w:numPr>
      </w:pPr>
      <w:r>
        <w:t>The system shall ask the user to review and confirm all flight details (including seat selection and total cost) before proceeding to payment.</w:t>
      </w:r>
    </w:p>
    <w:p w14:paraId="7E04B5FC" w14:textId="1C6291F2" w:rsidR="00781962" w:rsidRPr="00781962" w:rsidRDefault="006B105F" w:rsidP="00781962">
      <w:pPr>
        <w:pStyle w:val="NormalWeb"/>
        <w:ind w:left="720"/>
        <w:rPr>
          <w:b/>
          <w:bCs/>
        </w:rPr>
      </w:pPr>
      <w:r>
        <w:rPr>
          <w:b/>
          <w:bCs/>
        </w:rPr>
        <w:t>5</w:t>
      </w:r>
      <w:r w:rsidR="00781962" w:rsidRPr="00781962">
        <w:rPr>
          <w:b/>
          <w:bCs/>
        </w:rPr>
        <w:t>. Payment</w:t>
      </w:r>
    </w:p>
    <w:p w14:paraId="15C67099" w14:textId="77777777" w:rsidR="00781962" w:rsidRPr="00781962" w:rsidRDefault="00781962" w:rsidP="00781962">
      <w:pPr>
        <w:pStyle w:val="NormalWeb"/>
        <w:ind w:left="1800"/>
      </w:pPr>
      <w:r w:rsidRPr="00781962">
        <w:t>The system shall allow the user to:</w:t>
      </w:r>
    </w:p>
    <w:p w14:paraId="78DA4E5B" w14:textId="77777777" w:rsidR="00781962" w:rsidRPr="00781962" w:rsidRDefault="00781962" w:rsidP="00781962">
      <w:pPr>
        <w:pStyle w:val="NormalWeb"/>
        <w:numPr>
          <w:ilvl w:val="0"/>
          <w:numId w:val="8"/>
        </w:numPr>
      </w:pPr>
      <w:r w:rsidRPr="00781962">
        <w:t>Select a preferred currency for payment.</w:t>
      </w:r>
    </w:p>
    <w:p w14:paraId="69FD02C6" w14:textId="77777777" w:rsidR="00781962" w:rsidRPr="00781962" w:rsidRDefault="00781962" w:rsidP="00781962">
      <w:pPr>
        <w:pStyle w:val="NormalWeb"/>
        <w:numPr>
          <w:ilvl w:val="0"/>
          <w:numId w:val="8"/>
        </w:numPr>
      </w:pPr>
      <w:r w:rsidRPr="00781962">
        <w:t>Automatically convert prices to the selected currency.</w:t>
      </w:r>
    </w:p>
    <w:p w14:paraId="2A6060BD" w14:textId="77777777" w:rsidR="00781962" w:rsidRDefault="00781962" w:rsidP="00781962">
      <w:pPr>
        <w:pStyle w:val="NormalWeb"/>
        <w:numPr>
          <w:ilvl w:val="0"/>
          <w:numId w:val="8"/>
        </w:numPr>
      </w:pPr>
      <w:r w:rsidRPr="00781962">
        <w:t>Verify that the payment amount is sufficient before booking confirmation.</w:t>
      </w:r>
    </w:p>
    <w:p w14:paraId="3069D14A" w14:textId="004DA77E" w:rsidR="00781962" w:rsidRPr="00781962" w:rsidRDefault="006B105F" w:rsidP="00781962">
      <w:pPr>
        <w:pStyle w:val="NormalWeb"/>
        <w:ind w:left="720"/>
        <w:rPr>
          <w:b/>
          <w:bCs/>
        </w:rPr>
      </w:pPr>
      <w:r>
        <w:rPr>
          <w:b/>
          <w:bCs/>
        </w:rPr>
        <w:t>6</w:t>
      </w:r>
      <w:r w:rsidR="00781962" w:rsidRPr="00781962">
        <w:rPr>
          <w:b/>
          <w:bCs/>
        </w:rPr>
        <w:t>. Payment Methods</w:t>
      </w:r>
    </w:p>
    <w:p w14:paraId="668EC765" w14:textId="77777777" w:rsidR="00781962" w:rsidRPr="00781962" w:rsidRDefault="00781962" w:rsidP="00781962">
      <w:pPr>
        <w:pStyle w:val="NormalWeb"/>
        <w:ind w:left="720"/>
      </w:pPr>
      <w:r w:rsidRPr="00781962">
        <w:t>The system shall support multiple payment methods, such as:</w:t>
      </w:r>
    </w:p>
    <w:p w14:paraId="0E84516D" w14:textId="77777777" w:rsidR="00781962" w:rsidRPr="00781962" w:rsidRDefault="00781962" w:rsidP="00781962">
      <w:pPr>
        <w:pStyle w:val="NormalWeb"/>
        <w:numPr>
          <w:ilvl w:val="0"/>
          <w:numId w:val="12"/>
        </w:numPr>
      </w:pPr>
      <w:r w:rsidRPr="00781962">
        <w:t>Debit card</w:t>
      </w:r>
    </w:p>
    <w:p w14:paraId="05346D03" w14:textId="77777777" w:rsidR="00781962" w:rsidRPr="00781962" w:rsidRDefault="00781962" w:rsidP="00781962">
      <w:pPr>
        <w:pStyle w:val="NormalWeb"/>
        <w:numPr>
          <w:ilvl w:val="0"/>
          <w:numId w:val="12"/>
        </w:numPr>
      </w:pPr>
      <w:r w:rsidRPr="00781962">
        <w:t>Credit card</w:t>
      </w:r>
    </w:p>
    <w:p w14:paraId="4746B839" w14:textId="77777777" w:rsidR="00781962" w:rsidRPr="00781962" w:rsidRDefault="00781962" w:rsidP="00781962">
      <w:pPr>
        <w:pStyle w:val="NormalWeb"/>
        <w:numPr>
          <w:ilvl w:val="0"/>
          <w:numId w:val="12"/>
        </w:numPr>
      </w:pPr>
      <w:r w:rsidRPr="00781962">
        <w:t>Online banking</w:t>
      </w:r>
    </w:p>
    <w:p w14:paraId="41FB1A6E" w14:textId="4FBFCB1F" w:rsidR="00781962" w:rsidRDefault="006B105F" w:rsidP="00781962">
      <w:pPr>
        <w:pStyle w:val="Heading4"/>
        <w:ind w:left="720"/>
      </w:pPr>
      <w:r>
        <w:t>7</w:t>
      </w:r>
      <w:r w:rsidR="00781962">
        <w:t xml:space="preserve">. </w:t>
      </w:r>
      <w:r w:rsidR="00781962">
        <w:rPr>
          <w:rStyle w:val="Strong"/>
          <w:b w:val="0"/>
          <w:bCs w:val="0"/>
        </w:rPr>
        <w:t>Payment Confirmation</w:t>
      </w:r>
    </w:p>
    <w:p w14:paraId="5931D01E" w14:textId="0A7F8337" w:rsidR="00781962" w:rsidRDefault="00781962" w:rsidP="00781962">
      <w:pPr>
        <w:pStyle w:val="NormalWeb"/>
        <w:numPr>
          <w:ilvl w:val="0"/>
          <w:numId w:val="13"/>
        </w:numPr>
      </w:pPr>
      <w:r>
        <w:t>After successful payment, the system shall display a confirmation message.</w:t>
      </w:r>
    </w:p>
    <w:p w14:paraId="6406CEBA" w14:textId="49232EA5" w:rsidR="002A3C17" w:rsidRDefault="00C46F1B" w:rsidP="002A3C17">
      <w:pPr>
        <w:pStyle w:val="NormalWeb"/>
        <w:ind w:left="720"/>
      </w:pPr>
      <w:r>
        <w:t>5</w:t>
      </w:r>
      <w:r w:rsidR="002A3C17">
        <w:t>. Cancel Flight</w:t>
      </w:r>
    </w:p>
    <w:p w14:paraId="2E814FE2" w14:textId="18457F2F" w:rsidR="002A3C17" w:rsidRDefault="009F21AE" w:rsidP="002A3C17">
      <w:pPr>
        <w:pStyle w:val="NormalWeb"/>
        <w:numPr>
          <w:ilvl w:val="0"/>
          <w:numId w:val="13"/>
        </w:numPr>
      </w:pPr>
      <w:r>
        <w:t>System should allow user to cancel his flight</w:t>
      </w:r>
    </w:p>
    <w:p w14:paraId="2A3E1A3B" w14:textId="44C053A4" w:rsidR="003E34C7" w:rsidRDefault="003E34C7" w:rsidP="003E34C7">
      <w:pPr>
        <w:pStyle w:val="NormalWeb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Non – Functional Requirements</w:t>
      </w:r>
    </w:p>
    <w:p w14:paraId="19529440" w14:textId="77777777" w:rsidR="003E34C7" w:rsidRPr="003E34C7" w:rsidRDefault="003E34C7" w:rsidP="003E34C7">
      <w:pPr>
        <w:pStyle w:val="NormalWeb"/>
        <w:rPr>
          <w:b/>
          <w:bCs/>
        </w:rPr>
      </w:pPr>
      <w:r w:rsidRPr="003E34C7">
        <w:rPr>
          <w:b/>
          <w:bCs/>
        </w:rPr>
        <w:t>1. Performance</w:t>
      </w:r>
    </w:p>
    <w:p w14:paraId="100E1CBE" w14:textId="77777777" w:rsidR="003E34C7" w:rsidRPr="003E34C7" w:rsidRDefault="003E34C7" w:rsidP="003E34C7">
      <w:pPr>
        <w:pStyle w:val="NormalWeb"/>
      </w:pPr>
      <w:r w:rsidRPr="003E34C7">
        <w:t xml:space="preserve">1.1 The system shall respond to user requests within </w:t>
      </w:r>
      <w:r w:rsidRPr="003E34C7">
        <w:rPr>
          <w:b/>
          <w:bCs/>
        </w:rPr>
        <w:t>3 seconds</w:t>
      </w:r>
      <w:r w:rsidRPr="003E34C7">
        <w:t xml:space="preserve"> under normal load conditions.</w:t>
      </w:r>
      <w:r w:rsidRPr="003E34C7">
        <w:br/>
        <w:t>1.2 The system shall support multiple users performing concurrent transactions without significant performance degradation.</w:t>
      </w:r>
    </w:p>
    <w:p w14:paraId="08714F10" w14:textId="77777777" w:rsidR="003E34C7" w:rsidRPr="003E34C7" w:rsidRDefault="00000000" w:rsidP="003E34C7">
      <w:pPr>
        <w:pStyle w:val="NormalWeb"/>
      </w:pPr>
      <w:r>
        <w:lastRenderedPageBreak/>
        <w:pict w14:anchorId="7DD25C2B">
          <v:rect id="_x0000_i1025" style="width:0;height:1.5pt" o:hralign="center" o:hrstd="t" o:hr="t" fillcolor="#a0a0a0" stroked="f"/>
        </w:pict>
      </w:r>
    </w:p>
    <w:p w14:paraId="7DF2C877" w14:textId="77777777" w:rsidR="003E34C7" w:rsidRPr="003E34C7" w:rsidRDefault="003E34C7" w:rsidP="003E34C7">
      <w:pPr>
        <w:pStyle w:val="NormalWeb"/>
        <w:rPr>
          <w:b/>
          <w:bCs/>
        </w:rPr>
      </w:pPr>
      <w:r w:rsidRPr="003E34C7">
        <w:rPr>
          <w:b/>
          <w:bCs/>
        </w:rPr>
        <w:t>2. Maintainability</w:t>
      </w:r>
    </w:p>
    <w:p w14:paraId="66016B26" w14:textId="77777777" w:rsidR="003E34C7" w:rsidRPr="003E34C7" w:rsidRDefault="003E34C7" w:rsidP="003E34C7">
      <w:pPr>
        <w:pStyle w:val="NormalWeb"/>
      </w:pPr>
      <w:r w:rsidRPr="003E34C7">
        <w:t xml:space="preserve">2.1 The system shall be designed to be </w:t>
      </w:r>
      <w:r w:rsidRPr="003E34C7">
        <w:rPr>
          <w:b/>
          <w:bCs/>
        </w:rPr>
        <w:t>easily maintainable and updatable</w:t>
      </w:r>
      <w:r w:rsidRPr="003E34C7">
        <w:t>, allowing modifications to flight data, schedules, or pricing without major downtime.</w:t>
      </w:r>
    </w:p>
    <w:p w14:paraId="5F787CA0" w14:textId="77777777" w:rsidR="003E34C7" w:rsidRPr="003E34C7" w:rsidRDefault="00000000" w:rsidP="003E34C7">
      <w:pPr>
        <w:pStyle w:val="NormalWeb"/>
      </w:pPr>
      <w:r>
        <w:pict w14:anchorId="0A26CCE5">
          <v:rect id="_x0000_i1026" style="width:0;height:1.5pt" o:hralign="center" o:hrstd="t" o:hr="t" fillcolor="#a0a0a0" stroked="f"/>
        </w:pict>
      </w:r>
    </w:p>
    <w:p w14:paraId="2C51EE94" w14:textId="77777777" w:rsidR="003E34C7" w:rsidRPr="003E34C7" w:rsidRDefault="003E34C7" w:rsidP="003E34C7">
      <w:pPr>
        <w:pStyle w:val="NormalWeb"/>
        <w:rPr>
          <w:b/>
          <w:bCs/>
        </w:rPr>
      </w:pPr>
      <w:r w:rsidRPr="003E34C7">
        <w:rPr>
          <w:b/>
          <w:bCs/>
        </w:rPr>
        <w:t>3. Security</w:t>
      </w:r>
    </w:p>
    <w:p w14:paraId="5E3A5F2F" w14:textId="2FFD023C" w:rsidR="003E34C7" w:rsidRPr="003E34C7" w:rsidRDefault="003E34C7" w:rsidP="003E34C7">
      <w:pPr>
        <w:pStyle w:val="NormalWeb"/>
      </w:pPr>
      <w:r w:rsidRPr="003E34C7">
        <w:t xml:space="preserve">3.1 The system shall ensure </w:t>
      </w:r>
      <w:r w:rsidRPr="003E34C7">
        <w:rPr>
          <w:b/>
          <w:bCs/>
        </w:rPr>
        <w:t>secure transmission and storage</w:t>
      </w:r>
      <w:r w:rsidRPr="003E34C7">
        <w:t xml:space="preserve"> of user data and payment information</w:t>
      </w:r>
      <w:r>
        <w:t>.</w:t>
      </w:r>
      <w:r w:rsidRPr="003E34C7">
        <w:t xml:space="preserve"> </w:t>
      </w:r>
      <w:r w:rsidRPr="003E34C7">
        <w:br/>
        <w:t xml:space="preserve">3.2 The system shall restrict unauthorized access and require </w:t>
      </w:r>
      <w:r w:rsidRPr="003E34C7">
        <w:rPr>
          <w:b/>
          <w:bCs/>
        </w:rPr>
        <w:t>user authentication</w:t>
      </w:r>
      <w:r w:rsidRPr="003E34C7">
        <w:t xml:space="preserve"> before accessing personal or financial data.</w:t>
      </w:r>
    </w:p>
    <w:p w14:paraId="0062697E" w14:textId="77777777" w:rsidR="003E34C7" w:rsidRPr="003E34C7" w:rsidRDefault="00000000" w:rsidP="003E34C7">
      <w:pPr>
        <w:pStyle w:val="NormalWeb"/>
      </w:pPr>
      <w:r>
        <w:pict w14:anchorId="0D8F16A1">
          <v:rect id="_x0000_i1027" style="width:0;height:1.5pt" o:hralign="center" o:hrstd="t" o:hr="t" fillcolor="#a0a0a0" stroked="f"/>
        </w:pict>
      </w:r>
    </w:p>
    <w:p w14:paraId="5A75AAF6" w14:textId="378D3C66" w:rsidR="003E34C7" w:rsidRPr="003E34C7" w:rsidRDefault="003E34C7" w:rsidP="003E34C7">
      <w:pPr>
        <w:pStyle w:val="NormalWeb"/>
        <w:rPr>
          <w:b/>
          <w:bCs/>
        </w:rPr>
      </w:pPr>
      <w:r w:rsidRPr="003E34C7">
        <w:rPr>
          <w:b/>
          <w:bCs/>
        </w:rPr>
        <w:t>4. Reliability / Aberrant data</w:t>
      </w:r>
    </w:p>
    <w:p w14:paraId="6F2C954E" w14:textId="77777777" w:rsidR="003E34C7" w:rsidRPr="003E34C7" w:rsidRDefault="003E34C7" w:rsidP="003E34C7">
      <w:pPr>
        <w:pStyle w:val="NormalWeb"/>
      </w:pPr>
      <w:r w:rsidRPr="003E34C7">
        <w:t xml:space="preserve">4.1 The system shall handle </w:t>
      </w:r>
      <w:r w:rsidRPr="003E34C7">
        <w:rPr>
          <w:b/>
          <w:bCs/>
        </w:rPr>
        <w:t>invalid or unexpected inputs</w:t>
      </w:r>
      <w:r w:rsidRPr="003E34C7">
        <w:t xml:space="preserve"> gracefully by displaying appropriate error messages instead of crashing.</w:t>
      </w:r>
      <w:r w:rsidRPr="003E34C7">
        <w:br/>
        <w:t>4.2 The system shall continue to operate correctly even if minor faults occur in some components.</w:t>
      </w:r>
    </w:p>
    <w:p w14:paraId="1C68B5D1" w14:textId="77777777" w:rsidR="003E34C7" w:rsidRPr="003E34C7" w:rsidRDefault="00000000" w:rsidP="003E34C7">
      <w:pPr>
        <w:pStyle w:val="NormalWeb"/>
      </w:pPr>
      <w:r>
        <w:pict w14:anchorId="4563E31F">
          <v:rect id="_x0000_i1028" style="width:0;height:1.5pt" o:hralign="center" o:hrstd="t" o:hr="t" fillcolor="#a0a0a0" stroked="f"/>
        </w:pict>
      </w:r>
    </w:p>
    <w:p w14:paraId="534AF009" w14:textId="5EC05802" w:rsidR="003E34C7" w:rsidRPr="003E34C7" w:rsidRDefault="00952FE1" w:rsidP="003E34C7">
      <w:pPr>
        <w:pStyle w:val="NormalWeb"/>
        <w:rPr>
          <w:b/>
          <w:bCs/>
        </w:rPr>
      </w:pPr>
      <w:r>
        <w:rPr>
          <w:b/>
          <w:bCs/>
        </w:rPr>
        <w:t>5</w:t>
      </w:r>
      <w:r w:rsidR="003E34C7" w:rsidRPr="003E34C7">
        <w:rPr>
          <w:b/>
          <w:bCs/>
        </w:rPr>
        <w:t>. Scalability</w:t>
      </w:r>
    </w:p>
    <w:p w14:paraId="7CE76DBF" w14:textId="77777777" w:rsidR="003E34C7" w:rsidRPr="003E34C7" w:rsidRDefault="003E34C7" w:rsidP="003E34C7">
      <w:pPr>
        <w:pStyle w:val="NormalWeb"/>
      </w:pPr>
      <w:r w:rsidRPr="003E34C7">
        <w:t xml:space="preserve">6.1 The system shall efficiently handle </w:t>
      </w:r>
      <w:r w:rsidRPr="003E34C7">
        <w:rPr>
          <w:b/>
          <w:bCs/>
        </w:rPr>
        <w:t>peak loads and increased traffic</w:t>
      </w:r>
      <w:r w:rsidRPr="003E34C7">
        <w:t xml:space="preserve"> during special events, holidays, or promotional periods.</w:t>
      </w:r>
    </w:p>
    <w:p w14:paraId="70D3F2F4" w14:textId="73EE8B4A" w:rsidR="003E34C7" w:rsidRPr="003E34C7" w:rsidRDefault="00000000" w:rsidP="003E34C7">
      <w:pPr>
        <w:pStyle w:val="NormalWeb"/>
      </w:pPr>
      <w:r>
        <w:pict w14:anchorId="227D7BC5">
          <v:rect id="_x0000_i1029" style="width:0;height:1.5pt" o:hralign="center" o:hrstd="t" o:hr="t" fillcolor="#a0a0a0" stroked="f"/>
        </w:pict>
      </w:r>
    </w:p>
    <w:p w14:paraId="0E1C62A5" w14:textId="77777777" w:rsidR="003E34C7" w:rsidRPr="003E34C7" w:rsidRDefault="003E34C7" w:rsidP="003E34C7">
      <w:pPr>
        <w:pStyle w:val="NormalWeb"/>
        <w:rPr>
          <w:b/>
          <w:bCs/>
        </w:rPr>
      </w:pPr>
      <w:r w:rsidRPr="003E34C7">
        <w:rPr>
          <w:b/>
          <w:bCs/>
        </w:rPr>
        <w:t>8. Availability</w:t>
      </w:r>
    </w:p>
    <w:p w14:paraId="72010BE9" w14:textId="77777777" w:rsidR="003E34C7" w:rsidRPr="003E34C7" w:rsidRDefault="003E34C7" w:rsidP="003E34C7">
      <w:pPr>
        <w:pStyle w:val="NormalWeb"/>
      </w:pPr>
      <w:r w:rsidRPr="003E34C7">
        <w:t xml:space="preserve">8.1 The system shall be available </w:t>
      </w:r>
      <w:r w:rsidRPr="003E34C7">
        <w:rPr>
          <w:b/>
          <w:bCs/>
        </w:rPr>
        <w:t>99.5% of the time</w:t>
      </w:r>
      <w:r w:rsidRPr="003E34C7">
        <w:t>, excluding scheduled maintenance.</w:t>
      </w:r>
      <w:r w:rsidRPr="003E34C7">
        <w:br/>
        <w:t xml:space="preserve">8.2 Scheduled maintenance periods shall be </w:t>
      </w:r>
      <w:r w:rsidRPr="003E34C7">
        <w:rPr>
          <w:b/>
          <w:bCs/>
        </w:rPr>
        <w:t>notified to users in advance</w:t>
      </w:r>
      <w:r w:rsidRPr="003E34C7">
        <w:t>.</w:t>
      </w:r>
    </w:p>
    <w:p w14:paraId="2D32DDC9" w14:textId="77777777" w:rsidR="003E34C7" w:rsidRPr="003E34C7" w:rsidRDefault="00000000" w:rsidP="003E34C7">
      <w:pPr>
        <w:pStyle w:val="NormalWeb"/>
      </w:pPr>
      <w:r>
        <w:pict w14:anchorId="408DC1DA">
          <v:rect id="_x0000_i1030" style="width:0;height:1.5pt" o:hralign="center" o:hrstd="t" o:hr="t" fillcolor="#a0a0a0" stroked="f"/>
        </w:pict>
      </w:r>
    </w:p>
    <w:p w14:paraId="1373307A" w14:textId="77777777" w:rsidR="003E34C7" w:rsidRPr="003E34C7" w:rsidRDefault="003E34C7" w:rsidP="003E34C7">
      <w:pPr>
        <w:pStyle w:val="NormalWeb"/>
        <w:rPr>
          <w:b/>
          <w:bCs/>
        </w:rPr>
      </w:pPr>
      <w:r w:rsidRPr="003E34C7">
        <w:rPr>
          <w:b/>
          <w:bCs/>
        </w:rPr>
        <w:t>9. Backup and Recovery</w:t>
      </w:r>
    </w:p>
    <w:p w14:paraId="45178499" w14:textId="4DA78B62" w:rsidR="003E34C7" w:rsidRPr="003E34C7" w:rsidRDefault="003E34C7" w:rsidP="003E34C7">
      <w:pPr>
        <w:pStyle w:val="NormalWeb"/>
        <w:rPr>
          <w:rFonts w:ascii="Arial" w:hAnsi="Arial" w:cs="Arial"/>
          <w:sz w:val="32"/>
          <w:szCs w:val="32"/>
        </w:rPr>
      </w:pPr>
      <w:r w:rsidRPr="003E34C7">
        <w:t>9.</w:t>
      </w:r>
      <w:r w:rsidR="00952FE1">
        <w:t>1</w:t>
      </w:r>
      <w:r w:rsidRPr="003E34C7">
        <w:t xml:space="preserve"> In the event of a system failure, data shall be </w:t>
      </w:r>
      <w:r w:rsidRPr="003E34C7">
        <w:rPr>
          <w:b/>
          <w:bCs/>
        </w:rPr>
        <w:t>restored from backups</w:t>
      </w:r>
      <w:r w:rsidRPr="003E34C7">
        <w:t xml:space="preserve"> without loss of important information</w:t>
      </w:r>
      <w:r w:rsidRPr="003E34C7">
        <w:rPr>
          <w:rFonts w:ascii="Arial" w:hAnsi="Arial" w:cs="Arial"/>
          <w:sz w:val="32"/>
          <w:szCs w:val="32"/>
        </w:rPr>
        <w:t>.</w:t>
      </w:r>
    </w:p>
    <w:p w14:paraId="695153E1" w14:textId="77777777" w:rsidR="003E34C7" w:rsidRPr="003E34C7" w:rsidRDefault="003E34C7" w:rsidP="003E34C7">
      <w:pPr>
        <w:pStyle w:val="NormalWeb"/>
        <w:rPr>
          <w:rFonts w:ascii="Arial" w:hAnsi="Arial" w:cs="Arial"/>
          <w:sz w:val="32"/>
          <w:szCs w:val="32"/>
        </w:rPr>
      </w:pPr>
    </w:p>
    <w:p w14:paraId="22CD792E" w14:textId="77777777" w:rsidR="00781962" w:rsidRPr="00781962" w:rsidRDefault="00781962" w:rsidP="00781962">
      <w:pPr>
        <w:pStyle w:val="NormalWeb"/>
        <w:ind w:left="720"/>
      </w:pPr>
    </w:p>
    <w:p w14:paraId="5BC607C4" w14:textId="77777777" w:rsidR="00781962" w:rsidRPr="00781962" w:rsidRDefault="00781962" w:rsidP="00781962">
      <w:pPr>
        <w:pStyle w:val="NormalWeb"/>
        <w:ind w:left="720"/>
      </w:pPr>
    </w:p>
    <w:p w14:paraId="61D6EFD3" w14:textId="77777777" w:rsidR="00781962" w:rsidRPr="00781962" w:rsidRDefault="00781962" w:rsidP="00781962">
      <w:pPr>
        <w:pStyle w:val="NormalWeb"/>
        <w:ind w:left="720"/>
      </w:pPr>
    </w:p>
    <w:p w14:paraId="1E760CB4" w14:textId="77777777" w:rsidR="00781962" w:rsidRDefault="00781962" w:rsidP="00781962">
      <w:pPr>
        <w:pStyle w:val="NormalWeb"/>
        <w:ind w:left="720"/>
      </w:pPr>
    </w:p>
    <w:p w14:paraId="2CD32FFA" w14:textId="77777777" w:rsidR="00781962" w:rsidRDefault="00781962" w:rsidP="00781962">
      <w:pPr>
        <w:pStyle w:val="NormalWeb"/>
        <w:ind w:left="720"/>
      </w:pPr>
    </w:p>
    <w:p w14:paraId="13C88139" w14:textId="77777777" w:rsidR="0011065D" w:rsidRDefault="0011065D" w:rsidP="0011065D">
      <w:pPr>
        <w:pStyle w:val="NormalWeb"/>
        <w:ind w:left="720"/>
      </w:pPr>
    </w:p>
    <w:p w14:paraId="02DC359C" w14:textId="77777777" w:rsidR="0011065D" w:rsidRDefault="0011065D" w:rsidP="0011065D">
      <w:pPr>
        <w:pStyle w:val="NormalWeb"/>
        <w:ind w:left="720"/>
      </w:pPr>
    </w:p>
    <w:p w14:paraId="732561D5" w14:textId="77777777" w:rsidR="0011065D" w:rsidRDefault="0011065D" w:rsidP="0011065D">
      <w:pPr>
        <w:pStyle w:val="NormalWeb"/>
        <w:ind w:left="720"/>
      </w:pPr>
    </w:p>
    <w:p w14:paraId="6949A036" w14:textId="77777777" w:rsidR="0011065D" w:rsidRDefault="0011065D" w:rsidP="0011065D">
      <w:pPr>
        <w:ind w:left="720"/>
      </w:pPr>
    </w:p>
    <w:p w14:paraId="19F46F7F" w14:textId="77777777" w:rsidR="0011065D" w:rsidRPr="0011065D" w:rsidRDefault="0011065D" w:rsidP="0011065D">
      <w:pPr>
        <w:ind w:left="720"/>
      </w:pPr>
    </w:p>
    <w:p w14:paraId="03137F2C" w14:textId="77777777" w:rsidR="0011065D" w:rsidRDefault="0011065D" w:rsidP="0011065D">
      <w:pPr>
        <w:ind w:left="720"/>
      </w:pPr>
    </w:p>
    <w:p w14:paraId="472199B3" w14:textId="77777777" w:rsidR="0011065D" w:rsidRPr="0011065D" w:rsidRDefault="0011065D" w:rsidP="0011065D">
      <w:pPr>
        <w:ind w:left="720"/>
      </w:pPr>
    </w:p>
    <w:sectPr w:rsidR="0011065D" w:rsidRPr="00110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7CD0"/>
    <w:multiLevelType w:val="multilevel"/>
    <w:tmpl w:val="FEFA82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0BAA"/>
    <w:multiLevelType w:val="multilevel"/>
    <w:tmpl w:val="5EE85D0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tabs>
          <w:tab w:val="num" w:pos="570"/>
        </w:tabs>
        <w:ind w:left="57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980"/>
        </w:tabs>
        <w:ind w:left="1980" w:hanging="1800"/>
      </w:pPr>
      <w:rPr>
        <w:rFonts w:hint="default"/>
      </w:rPr>
    </w:lvl>
  </w:abstractNum>
  <w:abstractNum w:abstractNumId="2" w15:restartNumberingAfterBreak="0">
    <w:nsid w:val="12A156F8"/>
    <w:multiLevelType w:val="hybridMultilevel"/>
    <w:tmpl w:val="778233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92E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808485C"/>
    <w:multiLevelType w:val="multilevel"/>
    <w:tmpl w:val="8AE013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B6301"/>
    <w:multiLevelType w:val="hybridMultilevel"/>
    <w:tmpl w:val="232CCB3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9F93D61"/>
    <w:multiLevelType w:val="hybridMultilevel"/>
    <w:tmpl w:val="CE2AAD5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13B31D3"/>
    <w:multiLevelType w:val="multilevel"/>
    <w:tmpl w:val="6DE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958BA"/>
    <w:multiLevelType w:val="hybridMultilevel"/>
    <w:tmpl w:val="16FC237C"/>
    <w:lvl w:ilvl="0" w:tplc="19D21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D26E5C"/>
    <w:multiLevelType w:val="multilevel"/>
    <w:tmpl w:val="372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16E6D"/>
    <w:multiLevelType w:val="hybridMultilevel"/>
    <w:tmpl w:val="34C4AD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17FD5"/>
    <w:multiLevelType w:val="hybridMultilevel"/>
    <w:tmpl w:val="F03E14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EFA1F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7255644">
    <w:abstractNumId w:val="1"/>
  </w:num>
  <w:num w:numId="2" w16cid:durableId="395737272">
    <w:abstractNumId w:val="4"/>
  </w:num>
  <w:num w:numId="3" w16cid:durableId="1215311544">
    <w:abstractNumId w:val="12"/>
  </w:num>
  <w:num w:numId="4" w16cid:durableId="439688210">
    <w:abstractNumId w:val="8"/>
  </w:num>
  <w:num w:numId="5" w16cid:durableId="547228443">
    <w:abstractNumId w:val="3"/>
  </w:num>
  <w:num w:numId="6" w16cid:durableId="849442507">
    <w:abstractNumId w:val="2"/>
  </w:num>
  <w:num w:numId="7" w16cid:durableId="635373275">
    <w:abstractNumId w:val="6"/>
  </w:num>
  <w:num w:numId="8" w16cid:durableId="331643763">
    <w:abstractNumId w:val="5"/>
  </w:num>
  <w:num w:numId="9" w16cid:durableId="407533656">
    <w:abstractNumId w:val="7"/>
  </w:num>
  <w:num w:numId="10" w16cid:durableId="294525117">
    <w:abstractNumId w:val="10"/>
  </w:num>
  <w:num w:numId="11" w16cid:durableId="1078550502">
    <w:abstractNumId w:val="9"/>
  </w:num>
  <w:num w:numId="12" w16cid:durableId="351340483">
    <w:abstractNumId w:val="0"/>
  </w:num>
  <w:num w:numId="13" w16cid:durableId="1763530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5D"/>
    <w:rsid w:val="000F5CC3"/>
    <w:rsid w:val="0011065D"/>
    <w:rsid w:val="001B62E1"/>
    <w:rsid w:val="002A3C17"/>
    <w:rsid w:val="002B798F"/>
    <w:rsid w:val="00384EBA"/>
    <w:rsid w:val="003E34C7"/>
    <w:rsid w:val="00482FC7"/>
    <w:rsid w:val="00486E42"/>
    <w:rsid w:val="005B7501"/>
    <w:rsid w:val="005C5968"/>
    <w:rsid w:val="006B105F"/>
    <w:rsid w:val="00781962"/>
    <w:rsid w:val="00800134"/>
    <w:rsid w:val="00881148"/>
    <w:rsid w:val="00885D52"/>
    <w:rsid w:val="00952FE1"/>
    <w:rsid w:val="009F21AE"/>
    <w:rsid w:val="00B80C93"/>
    <w:rsid w:val="00C46F1B"/>
    <w:rsid w:val="00D4393E"/>
    <w:rsid w:val="00D74437"/>
    <w:rsid w:val="00E211AA"/>
    <w:rsid w:val="00F032CC"/>
    <w:rsid w:val="00F90C25"/>
    <w:rsid w:val="00FC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5759C"/>
  <w15:chartTrackingRefBased/>
  <w15:docId w15:val="{245194A6-C3C8-46B7-876D-5235E4AA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65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10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11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110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1106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1106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1106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1106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1106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65D"/>
    <w:rPr>
      <w:b/>
      <w:bCs/>
      <w:smallCaps/>
      <w:color w:val="0F4761" w:themeColor="accent1" w:themeShade="BF"/>
      <w:spacing w:val="5"/>
    </w:rPr>
  </w:style>
  <w:style w:type="paragraph" w:customStyle="1" w:styleId="special">
    <w:name w:val="special"/>
    <w:basedOn w:val="Normal"/>
    <w:rsid w:val="0011065D"/>
    <w:rPr>
      <w:rFonts w:ascii="Arial" w:hAnsi="Arial"/>
      <w:b/>
      <w:bCs/>
      <w:shadow/>
      <w:sz w:val="28"/>
    </w:rPr>
  </w:style>
  <w:style w:type="paragraph" w:customStyle="1" w:styleId="h1">
    <w:name w:val="h1"/>
    <w:basedOn w:val="Normal"/>
    <w:rsid w:val="0011065D"/>
    <w:rPr>
      <w:rFonts w:ascii="Arial" w:hAnsi="Arial"/>
      <w:b/>
      <w:sz w:val="28"/>
    </w:rPr>
  </w:style>
  <w:style w:type="character" w:styleId="Strong">
    <w:name w:val="Strong"/>
    <w:basedOn w:val="DefaultParagraphFont"/>
    <w:uiPriority w:val="22"/>
    <w:qFormat/>
    <w:rsid w:val="001106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065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Ehtisham</dc:creator>
  <cp:keywords/>
  <dc:description/>
  <cp:lastModifiedBy>Muhammad Ehtisham</cp:lastModifiedBy>
  <cp:revision>15</cp:revision>
  <dcterms:created xsi:type="dcterms:W3CDTF">2025-11-05T04:38:00Z</dcterms:created>
  <dcterms:modified xsi:type="dcterms:W3CDTF">2025-11-29T17:03:00Z</dcterms:modified>
</cp:coreProperties>
</file>